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80C0" w14:textId="2DF548B3"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 xml:space="preserve">We evaluated the five lyric-based similarity measures </w:t>
      </w:r>
      <w:ins w:id="0" w:author="Sally Linkenauger" w:date="2026-09-08T13:15:00Z" w16du:dateUtc="2026-09-08T17:15:00Z">
        <w:r w:rsidR="00691832">
          <w:rPr>
            <w:rFonts w:ascii="Times New Roman" w:hAnsi="Times New Roman" w:cs="Times New Roman"/>
            <w:sz w:val="22"/>
            <w:szCs w:val="22"/>
          </w:rPr>
          <w:t xml:space="preserve">derived from overlapping word counts </w:t>
        </w:r>
      </w:ins>
      <w:r w:rsidRPr="009B1C74">
        <w:rPr>
          <w:rFonts w:ascii="Times New Roman" w:hAnsi="Times New Roman" w:cs="Times New Roman"/>
          <w:sz w:val="22"/>
          <w:szCs w:val="22"/>
        </w:rPr>
        <w:t>for recommending songs: raw do</w:t>
      </w:r>
      <w:r w:rsidR="008270D4">
        <w:rPr>
          <w:rFonts w:ascii="Times New Roman" w:hAnsi="Times New Roman" w:cs="Times New Roman"/>
          <w:sz w:val="22"/>
          <w:szCs w:val="22"/>
        </w:rPr>
        <w:t>t</w:t>
      </w:r>
      <w:r w:rsidRPr="009B1C74">
        <w:rPr>
          <w:rFonts w:ascii="Times New Roman" w:hAnsi="Times New Roman" w:cs="Times New Roman"/>
          <w:sz w:val="22"/>
          <w:szCs w:val="22"/>
        </w:rPr>
        <w:t xml:space="preserve"> product, cosine </w:t>
      </w:r>
      <w:r w:rsidR="009B1C74" w:rsidRPr="009B1C74">
        <w:rPr>
          <w:rFonts w:ascii="Times New Roman" w:hAnsi="Times New Roman" w:cs="Times New Roman"/>
          <w:sz w:val="22"/>
          <w:szCs w:val="22"/>
        </w:rPr>
        <w:t>similarity</w:t>
      </w:r>
      <w:r w:rsidRPr="009B1C74">
        <w:rPr>
          <w:rFonts w:ascii="Times New Roman" w:hAnsi="Times New Roman" w:cs="Times New Roman"/>
          <w:sz w:val="22"/>
          <w:szCs w:val="22"/>
        </w:rPr>
        <w:t xml:space="preserve">, TF-IDF cosine similarity, and binary cosine similarity. For </w:t>
      </w:r>
      <w:r w:rsidR="008270D4">
        <w:rPr>
          <w:rFonts w:ascii="Times New Roman" w:hAnsi="Times New Roman" w:cs="Times New Roman"/>
          <w:sz w:val="22"/>
          <w:szCs w:val="22"/>
        </w:rPr>
        <w:t xml:space="preserve">each </w:t>
      </w:r>
      <w:proofErr w:type="gramStart"/>
      <w:r w:rsidRPr="009B1C74">
        <w:rPr>
          <w:rFonts w:ascii="Times New Roman" w:hAnsi="Times New Roman" w:cs="Times New Roman"/>
          <w:sz w:val="22"/>
          <w:szCs w:val="22"/>
        </w:rPr>
        <w:t>Top-40</w:t>
      </w:r>
      <w:proofErr w:type="gramEnd"/>
      <w:r w:rsidRPr="009B1C74">
        <w:rPr>
          <w:rFonts w:ascii="Times New Roman" w:hAnsi="Times New Roman" w:cs="Times New Roman"/>
          <w:sz w:val="22"/>
          <w:szCs w:val="22"/>
        </w:rPr>
        <w:t xml:space="preserve"> query song, the system selected the two highest-scoring recommendations and evaluated whether those songs shared the same genre as the query song. </w:t>
      </w:r>
      <w:ins w:id="1" w:author="Sally Linkenauger" w:date="2026-09-08T13:18:00Z" w16du:dateUtc="2026-09-08T17:18:00Z">
        <w:r w:rsidR="00691832">
          <w:rPr>
            <w:rFonts w:ascii="Times New Roman" w:hAnsi="Times New Roman" w:cs="Times New Roman"/>
            <w:sz w:val="22"/>
            <w:szCs w:val="22"/>
          </w:rPr>
          <w:t xml:space="preserve">The </w:t>
        </w:r>
      </w:ins>
      <w:ins w:id="2" w:author="Sally Linkenauger" w:date="2026-09-08T13:19:00Z" w16du:dateUtc="2026-09-08T17:19:00Z">
        <w:r w:rsidR="00691832">
          <w:rPr>
            <w:rFonts w:ascii="Times New Roman" w:hAnsi="Times New Roman" w:cs="Times New Roman"/>
            <w:sz w:val="22"/>
            <w:szCs w:val="22"/>
          </w:rPr>
          <w:t xml:space="preserve">ratio of successful matches </w:t>
        </w:r>
      </w:ins>
      <w:r w:rsidRPr="009B1C74">
        <w:rPr>
          <w:rFonts w:ascii="Times New Roman" w:hAnsi="Times New Roman" w:cs="Times New Roman"/>
          <w:sz w:val="22"/>
          <w:szCs w:val="22"/>
        </w:rPr>
        <w:t>Binary cosine similarity performed the best, achieving a precision@2</w:t>
      </w:r>
      <w:ins w:id="3" w:author="Sally Linkenauger" w:date="2026-09-08T13:21:00Z" w16du:dateUtc="2026-09-08T17:21:00Z">
        <w:r w:rsidR="00691832">
          <w:rPr>
            <w:rFonts w:ascii="Times New Roman" w:hAnsi="Times New Roman" w:cs="Times New Roman"/>
            <w:sz w:val="22"/>
            <w:szCs w:val="22"/>
          </w:rPr>
          <w:t xml:space="preserve"> (proportion of successful genre matches)</w:t>
        </w:r>
      </w:ins>
      <w:r w:rsidRPr="009B1C74">
        <w:rPr>
          <w:rFonts w:ascii="Times New Roman" w:hAnsi="Times New Roman" w:cs="Times New Roman"/>
          <w:sz w:val="22"/>
          <w:szCs w:val="22"/>
        </w:rPr>
        <w:t xml:space="preserve"> of approximately 0.24, </w:t>
      </w:r>
      <w:r w:rsidR="009B1C74" w:rsidRPr="009B1C74">
        <w:rPr>
          <w:rFonts w:ascii="Times New Roman" w:hAnsi="Times New Roman" w:cs="Times New Roman"/>
          <w:sz w:val="22"/>
          <w:szCs w:val="22"/>
        </w:rPr>
        <w:t>compared</w:t>
      </w:r>
      <w:r w:rsidRPr="009B1C74">
        <w:rPr>
          <w:rFonts w:ascii="Times New Roman" w:hAnsi="Times New Roman" w:cs="Times New Roman"/>
          <w:sz w:val="22"/>
          <w:szCs w:val="22"/>
        </w:rPr>
        <w:t xml:space="preserve"> with 0.21 for TF-IDF cosine, 0.20 for raw cosine, 0.10 for TF-IDF dot product, and 0.08 for raw </w:t>
      </w:r>
      <w:r w:rsidR="00FE7BD2">
        <w:rPr>
          <w:rFonts w:ascii="Times New Roman" w:hAnsi="Times New Roman" w:cs="Times New Roman"/>
          <w:sz w:val="22"/>
          <w:szCs w:val="22"/>
        </w:rPr>
        <w:t xml:space="preserve">dot </w:t>
      </w:r>
      <w:r w:rsidRPr="009B1C74">
        <w:rPr>
          <w:rFonts w:ascii="Times New Roman" w:hAnsi="Times New Roman" w:cs="Times New Roman"/>
          <w:sz w:val="22"/>
          <w:szCs w:val="22"/>
        </w:rPr>
        <w:t xml:space="preserve">product. Based on these results, we recommend binary cosine similarity for this lyric-only prototype. Unlike the other methods, binary cosine focuses on whether a word is present or absent </w:t>
      </w:r>
      <w:ins w:id="4" w:author="Sally Linkenauger" w:date="2026-09-08T13:23:00Z" w16du:dateUtc="2026-09-08T17:23:00Z">
        <w:r w:rsidR="00691832">
          <w:rPr>
            <w:rFonts w:ascii="Times New Roman" w:hAnsi="Times New Roman" w:cs="Times New Roman"/>
            <w:sz w:val="22"/>
            <w:szCs w:val="22"/>
          </w:rPr>
          <w:t xml:space="preserve">in both songs </w:t>
        </w:r>
      </w:ins>
      <w:r w:rsidRPr="009B1C74">
        <w:rPr>
          <w:rFonts w:ascii="Times New Roman" w:hAnsi="Times New Roman" w:cs="Times New Roman"/>
          <w:sz w:val="22"/>
          <w:szCs w:val="22"/>
        </w:rPr>
        <w:t>rather than how frequently it appears</w:t>
      </w:r>
      <w:ins w:id="5" w:author="Sally Linkenauger" w:date="2026-09-08T13:23:00Z" w16du:dateUtc="2026-09-08T17:23:00Z">
        <w:r w:rsidR="00691832">
          <w:rPr>
            <w:rFonts w:ascii="Times New Roman" w:hAnsi="Times New Roman" w:cs="Times New Roman"/>
            <w:sz w:val="22"/>
            <w:szCs w:val="22"/>
          </w:rPr>
          <w:t xml:space="preserve"> in both songs</w:t>
        </w:r>
      </w:ins>
      <w:r w:rsidRPr="009B1C74">
        <w:rPr>
          <w:rFonts w:ascii="Times New Roman" w:hAnsi="Times New Roman" w:cs="Times New Roman"/>
          <w:sz w:val="22"/>
          <w:szCs w:val="22"/>
        </w:rPr>
        <w:t xml:space="preserve">. </w:t>
      </w:r>
      <w:proofErr w:type="spellStart"/>
      <w:ins w:id="6" w:author="Sally Linkenauger" w:date="2026-09-08T13:23:00Z" w16du:dateUtc="2026-09-08T17:23:00Z">
        <w:r w:rsidR="00691832">
          <w:rPr>
            <w:rFonts w:ascii="Times New Roman" w:hAnsi="Times New Roman" w:cs="Times New Roman"/>
            <w:sz w:val="22"/>
            <w:szCs w:val="22"/>
          </w:rPr>
          <w:t>The</w:t>
        </w:r>
      </w:ins>
      <w:del w:id="7" w:author="Sally Linkenauger" w:date="2026-09-08T13:23:00Z" w16du:dateUtc="2026-09-08T17:23:00Z">
        <w:r w:rsidRPr="009B1C74" w:rsidDel="00691832">
          <w:rPr>
            <w:rFonts w:ascii="Times New Roman" w:hAnsi="Times New Roman" w:cs="Times New Roman"/>
            <w:sz w:val="22"/>
            <w:szCs w:val="22"/>
          </w:rPr>
          <w:delText>Its s</w:delText>
        </w:r>
      </w:del>
      <w:r w:rsidRPr="009B1C74">
        <w:rPr>
          <w:rFonts w:ascii="Times New Roman" w:hAnsi="Times New Roman" w:cs="Times New Roman"/>
          <w:sz w:val="22"/>
          <w:szCs w:val="22"/>
        </w:rPr>
        <w:t>tronger</w:t>
      </w:r>
      <w:proofErr w:type="spellEnd"/>
      <w:r w:rsidRPr="009B1C74">
        <w:rPr>
          <w:rFonts w:ascii="Times New Roman" w:hAnsi="Times New Roman" w:cs="Times New Roman"/>
          <w:sz w:val="22"/>
          <w:szCs w:val="22"/>
        </w:rPr>
        <w:t xml:space="preserve"> performance</w:t>
      </w:r>
      <w:ins w:id="8" w:author="Sally Linkenauger" w:date="2026-09-08T13:23:00Z" w16du:dateUtc="2026-09-08T17:23:00Z">
        <w:r w:rsidR="00691832">
          <w:rPr>
            <w:rFonts w:ascii="Times New Roman" w:hAnsi="Times New Roman" w:cs="Times New Roman"/>
            <w:sz w:val="22"/>
            <w:szCs w:val="22"/>
          </w:rPr>
          <w:t xml:space="preserve"> of the binary cosine </w:t>
        </w:r>
      </w:ins>
      <w:ins w:id="9" w:author="Sally Linkenauger" w:date="2026-09-08T13:24:00Z" w16du:dateUtc="2026-09-08T17:24:00Z">
        <w:r w:rsidR="00691832">
          <w:rPr>
            <w:rFonts w:ascii="Times New Roman" w:hAnsi="Times New Roman" w:cs="Times New Roman"/>
            <w:sz w:val="22"/>
            <w:szCs w:val="22"/>
          </w:rPr>
          <w:t>method</w:t>
        </w:r>
      </w:ins>
      <w:r w:rsidRPr="009B1C74">
        <w:rPr>
          <w:rFonts w:ascii="Times New Roman" w:hAnsi="Times New Roman" w:cs="Times New Roman"/>
          <w:sz w:val="22"/>
          <w:szCs w:val="22"/>
        </w:rPr>
        <w:t xml:space="preserve"> suggests that shared </w:t>
      </w:r>
      <w:r w:rsidR="009B1C74" w:rsidRPr="009B1C74">
        <w:rPr>
          <w:rFonts w:ascii="Times New Roman" w:hAnsi="Times New Roman" w:cs="Times New Roman"/>
          <w:sz w:val="22"/>
          <w:szCs w:val="22"/>
        </w:rPr>
        <w:t>vocabulary</w:t>
      </w:r>
      <w:r w:rsidRPr="009B1C74">
        <w:rPr>
          <w:rFonts w:ascii="Times New Roman" w:hAnsi="Times New Roman" w:cs="Times New Roman"/>
          <w:sz w:val="22"/>
          <w:szCs w:val="22"/>
        </w:rPr>
        <w:t xml:space="preserve"> may be more informative for identifying similar songs than the </w:t>
      </w:r>
      <w:r w:rsidR="009B1C74" w:rsidRPr="009B1C74">
        <w:rPr>
          <w:rFonts w:ascii="Times New Roman" w:hAnsi="Times New Roman" w:cs="Times New Roman"/>
          <w:sz w:val="22"/>
          <w:szCs w:val="22"/>
        </w:rPr>
        <w:t>frequency</w:t>
      </w:r>
      <w:r w:rsidRPr="009B1C74">
        <w:rPr>
          <w:rFonts w:ascii="Times New Roman" w:hAnsi="Times New Roman" w:cs="Times New Roman"/>
          <w:sz w:val="22"/>
          <w:szCs w:val="22"/>
        </w:rPr>
        <w:t xml:space="preserve"> of individual words</w:t>
      </w:r>
      <w:ins w:id="10" w:author="Sally Linkenauger" w:date="2026-09-08T13:26:00Z" w16du:dateUtc="2026-09-08T17:26:00Z">
        <w:r w:rsidR="00D84E61">
          <w:rPr>
            <w:rFonts w:ascii="Times New Roman" w:hAnsi="Times New Roman" w:cs="Times New Roman"/>
            <w:sz w:val="22"/>
            <w:szCs w:val="22"/>
          </w:rPr>
          <w:t xml:space="preserve"> in that shared vocabulary</w:t>
        </w:r>
      </w:ins>
      <w:r w:rsidRPr="009B1C74">
        <w:rPr>
          <w:rFonts w:ascii="Times New Roman" w:hAnsi="Times New Roman" w:cs="Times New Roman"/>
          <w:sz w:val="22"/>
          <w:szCs w:val="22"/>
        </w:rPr>
        <w:t xml:space="preserve">, and that repeated word usage may introduce noise rather than improve the similarity measure. </w:t>
      </w:r>
    </w:p>
    <w:p w14:paraId="7AB2CACA" w14:textId="71CDCDFD"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 xml:space="preserve">The ranking examples also show why binary cosine was the strongest of the five methods, although its recommendations were still inconsistent. For </w:t>
      </w:r>
      <w:proofErr w:type="gramStart"/>
      <w:r w:rsidRPr="009B1C74">
        <w:rPr>
          <w:rFonts w:ascii="Times New Roman" w:hAnsi="Times New Roman" w:cs="Times New Roman"/>
          <w:sz w:val="22"/>
          <w:szCs w:val="22"/>
        </w:rPr>
        <w:t>Nine Inch</w:t>
      </w:r>
      <w:proofErr w:type="gramEnd"/>
      <w:r w:rsidRPr="009B1C74">
        <w:rPr>
          <w:rFonts w:ascii="Times New Roman" w:hAnsi="Times New Roman" w:cs="Times New Roman"/>
          <w:sz w:val="22"/>
          <w:szCs w:val="22"/>
        </w:rPr>
        <w:t xml:space="preserve"> Nails’ rock song “Burn,” binary cosine correctly matched it with “Web in Front,” another rock song, while TF-IDF cosine</w:t>
      </w:r>
      <w:ins w:id="11" w:author="Sally Linkenauger" w:date="2026-09-08T13:27:00Z" w16du:dateUtc="2026-09-08T17:27:00Z">
        <w:r w:rsidR="00D84E61">
          <w:rPr>
            <w:rFonts w:ascii="Times New Roman" w:hAnsi="Times New Roman" w:cs="Times New Roman"/>
            <w:sz w:val="22"/>
            <w:szCs w:val="22"/>
          </w:rPr>
          <w:t xml:space="preserve">, the </w:t>
        </w:r>
      </w:ins>
      <w:ins w:id="12" w:author="Sally Linkenauger" w:date="2026-09-08T13:28:00Z" w16du:dateUtc="2026-09-08T17:28:00Z">
        <w:r w:rsidR="00D84E61">
          <w:rPr>
            <w:rFonts w:ascii="Times New Roman" w:hAnsi="Times New Roman" w:cs="Times New Roman"/>
            <w:sz w:val="22"/>
            <w:szCs w:val="22"/>
          </w:rPr>
          <w:t>second-best</w:t>
        </w:r>
      </w:ins>
      <w:ins w:id="13" w:author="Sally Linkenauger" w:date="2026-09-08T13:27:00Z" w16du:dateUtc="2026-09-08T17:27:00Z">
        <w:r w:rsidR="00D84E61">
          <w:rPr>
            <w:rFonts w:ascii="Times New Roman" w:hAnsi="Times New Roman" w:cs="Times New Roman"/>
            <w:sz w:val="22"/>
            <w:szCs w:val="22"/>
          </w:rPr>
          <w:t xml:space="preserve"> method,</w:t>
        </w:r>
      </w:ins>
      <w:r w:rsidRPr="009B1C74">
        <w:rPr>
          <w:rFonts w:ascii="Times New Roman" w:hAnsi="Times New Roman" w:cs="Times New Roman"/>
          <w:sz w:val="22"/>
          <w:szCs w:val="22"/>
        </w:rPr>
        <w:t xml:space="preserve"> instead recommended “Crazy World,” an electronic song, and “</w:t>
      </w:r>
      <w:r w:rsidR="00FE7BD2">
        <w:rPr>
          <w:rFonts w:ascii="Times New Roman" w:hAnsi="Times New Roman" w:cs="Times New Roman"/>
          <w:sz w:val="22"/>
          <w:szCs w:val="22"/>
        </w:rPr>
        <w:t>F</w:t>
      </w:r>
      <w:r w:rsidRPr="009B1C74">
        <w:rPr>
          <w:rFonts w:ascii="Times New Roman" w:hAnsi="Times New Roman" w:cs="Times New Roman"/>
          <w:sz w:val="22"/>
          <w:szCs w:val="22"/>
        </w:rPr>
        <w:t xml:space="preserve">ire in Babylon,” a metal song. A similar pattern appeared with David Gray’s folk song “Sail Away,” </w:t>
      </w:r>
      <w:ins w:id="14" w:author="Sally Linkenauger" w:date="2026-09-08T13:27:00Z" w16du:dateUtc="2026-09-08T17:27:00Z">
        <w:r w:rsidR="00D84E61">
          <w:rPr>
            <w:rFonts w:ascii="Times New Roman" w:hAnsi="Times New Roman" w:cs="Times New Roman"/>
            <w:sz w:val="22"/>
            <w:szCs w:val="22"/>
          </w:rPr>
          <w:t xml:space="preserve">in </w:t>
        </w:r>
      </w:ins>
      <w:r w:rsidRPr="009B1C74">
        <w:rPr>
          <w:rFonts w:ascii="Times New Roman" w:hAnsi="Times New Roman" w:cs="Times New Roman"/>
          <w:sz w:val="22"/>
          <w:szCs w:val="22"/>
        </w:rPr>
        <w:t>which binary cosine correctly matched with Amos Lee’s folk song “Supply and Demand,” while TF-IDF cosine returned songs categorized as blues and jazz. However, binary cosine did not consistently produce same-genre recommendations</w:t>
      </w:r>
      <w:ins w:id="15" w:author="Sally Linkenauger" w:date="2026-09-08T13:28:00Z" w16du:dateUtc="2026-09-08T17:28:00Z">
        <w:r w:rsidR="00D84E61">
          <w:rPr>
            <w:rFonts w:ascii="Times New Roman" w:hAnsi="Times New Roman" w:cs="Times New Roman"/>
            <w:sz w:val="22"/>
            <w:szCs w:val="22"/>
          </w:rPr>
          <w:t xml:space="preserve"> even for the same so</w:t>
        </w:r>
      </w:ins>
      <w:ins w:id="16" w:author="Sally Linkenauger" w:date="2026-09-08T13:29:00Z" w16du:dateUtc="2026-09-08T17:29:00Z">
        <w:r w:rsidR="00D84E61">
          <w:rPr>
            <w:rFonts w:ascii="Times New Roman" w:hAnsi="Times New Roman" w:cs="Times New Roman"/>
            <w:sz w:val="22"/>
            <w:szCs w:val="22"/>
          </w:rPr>
          <w:t xml:space="preserve">ngs which </w:t>
        </w:r>
        <w:proofErr w:type="gramStart"/>
        <w:r w:rsidR="00D84E61">
          <w:rPr>
            <w:rFonts w:ascii="Times New Roman" w:hAnsi="Times New Roman" w:cs="Times New Roman"/>
            <w:sz w:val="22"/>
            <w:szCs w:val="22"/>
          </w:rPr>
          <w:t>is</w:t>
        </w:r>
        <w:proofErr w:type="gramEnd"/>
        <w:r w:rsidR="00D84E61">
          <w:rPr>
            <w:rFonts w:ascii="Times New Roman" w:hAnsi="Times New Roman" w:cs="Times New Roman"/>
            <w:sz w:val="22"/>
            <w:szCs w:val="22"/>
          </w:rPr>
          <w:t xml:space="preserve"> was successful</w:t>
        </w:r>
      </w:ins>
      <w:r w:rsidRPr="009B1C74">
        <w:rPr>
          <w:rFonts w:ascii="Times New Roman" w:hAnsi="Times New Roman" w:cs="Times New Roman"/>
          <w:sz w:val="22"/>
          <w:szCs w:val="22"/>
        </w:rPr>
        <w:t>. For “Burn,” its other recommendation was “Tear Me Down” by Gov’t Mule, categorized as blues, and for “Sail Away,” its other recommendation was</w:t>
      </w:r>
      <w:ins w:id="17" w:author="Sally Linkenauger" w:date="2026-09-08T13:15:00Z" w16du:dateUtc="2026-09-08T17:15:00Z">
        <w:r w:rsidR="00691832">
          <w:rPr>
            <w:rFonts w:ascii="Times New Roman" w:hAnsi="Times New Roman" w:cs="Times New Roman"/>
            <w:sz w:val="22"/>
            <w:szCs w:val="22"/>
          </w:rPr>
          <w:t xml:space="preserve"> in the jazz genr</w:t>
        </w:r>
      </w:ins>
      <w:ins w:id="18" w:author="Sally Linkenauger" w:date="2026-09-08T13:25:00Z" w16du:dateUtc="2026-09-08T17:25:00Z">
        <w:r w:rsidR="00D84E61">
          <w:rPr>
            <w:rFonts w:ascii="Times New Roman" w:hAnsi="Times New Roman" w:cs="Times New Roman"/>
            <w:sz w:val="22"/>
            <w:szCs w:val="22"/>
          </w:rPr>
          <w:t>e</w:t>
        </w:r>
      </w:ins>
      <w:ins w:id="19" w:author="Sally Linkenauger" w:date="2026-09-08T13:15:00Z" w16du:dateUtc="2026-09-08T17:15:00Z">
        <w:r w:rsidR="00691832">
          <w:rPr>
            <w:rFonts w:ascii="Times New Roman" w:hAnsi="Times New Roman" w:cs="Times New Roman"/>
            <w:sz w:val="22"/>
            <w:szCs w:val="22"/>
          </w:rPr>
          <w:t>,</w:t>
        </w:r>
      </w:ins>
      <w:r w:rsidRPr="009B1C74">
        <w:rPr>
          <w:rFonts w:ascii="Times New Roman" w:hAnsi="Times New Roman" w:cs="Times New Roman"/>
          <w:sz w:val="22"/>
          <w:szCs w:val="22"/>
        </w:rPr>
        <w:t xml:space="preserve"> Keri Noble’s “Piece of My Heart.” Binary cosine was therefore the strongest of the five methods tested, but its relatively low precision and inconsistent individual recommendations show that lyric </w:t>
      </w:r>
      <w:r w:rsidR="009B1C74" w:rsidRPr="009B1C74">
        <w:rPr>
          <w:rFonts w:ascii="Times New Roman" w:hAnsi="Times New Roman" w:cs="Times New Roman"/>
          <w:sz w:val="22"/>
          <w:szCs w:val="22"/>
        </w:rPr>
        <w:t>vocabulary</w:t>
      </w:r>
      <w:r w:rsidRPr="009B1C74">
        <w:rPr>
          <w:rFonts w:ascii="Times New Roman" w:hAnsi="Times New Roman" w:cs="Times New Roman"/>
          <w:sz w:val="22"/>
          <w:szCs w:val="22"/>
        </w:rPr>
        <w:t xml:space="preserve"> alone is insufficient for a robust recommendation system.</w:t>
      </w:r>
    </w:p>
    <w:p w14:paraId="38E8AFEB" w14:textId="332862D0"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A major limitation of all five methods is that individual words are ambiguous without linguistic and musical context, and because songs across different genres can share similar subjects, emotions, and vocabulary, shared word usage does not necessarily indicate musical similarity</w:t>
      </w:r>
      <w:ins w:id="20" w:author="Sally Linkenauger" w:date="2026-09-08T13:30:00Z" w16du:dateUtc="2026-09-08T17:30:00Z">
        <w:r w:rsidR="00D84E61">
          <w:rPr>
            <w:rFonts w:ascii="Times New Roman" w:hAnsi="Times New Roman" w:cs="Times New Roman"/>
            <w:sz w:val="22"/>
            <w:szCs w:val="22"/>
          </w:rPr>
          <w:t>.</w:t>
        </w:r>
      </w:ins>
      <w:del w:id="21" w:author="Sally Linkenauger" w:date="2026-09-08T13:30:00Z" w16du:dateUtc="2026-09-08T17:30:00Z">
        <w:r w:rsidRPr="009B1C74" w:rsidDel="00D84E61">
          <w:rPr>
            <w:rFonts w:ascii="Times New Roman" w:hAnsi="Times New Roman" w:cs="Times New Roman"/>
            <w:sz w:val="22"/>
            <w:szCs w:val="22"/>
          </w:rPr>
          <w:delText>;</w:delText>
        </w:r>
      </w:del>
      <w:r w:rsidRPr="009B1C74">
        <w:rPr>
          <w:rFonts w:ascii="Times New Roman" w:hAnsi="Times New Roman" w:cs="Times New Roman"/>
          <w:sz w:val="22"/>
          <w:szCs w:val="22"/>
        </w:rPr>
        <w:t xml:space="preserve"> </w:t>
      </w:r>
      <w:ins w:id="22" w:author="Sally Linkenauger" w:date="2026-09-08T13:30:00Z" w16du:dateUtc="2026-09-08T17:30:00Z">
        <w:r w:rsidR="00D84E61">
          <w:rPr>
            <w:rFonts w:ascii="Times New Roman" w:hAnsi="Times New Roman" w:cs="Times New Roman"/>
            <w:sz w:val="22"/>
            <w:szCs w:val="22"/>
          </w:rPr>
          <w:t>T</w:t>
        </w:r>
      </w:ins>
      <w:del w:id="23" w:author="Sally Linkenauger" w:date="2026-09-08T13:30:00Z" w16du:dateUtc="2026-09-08T17:30:00Z">
        <w:r w:rsidRPr="009B1C74" w:rsidDel="00D84E61">
          <w:rPr>
            <w:rFonts w:ascii="Times New Roman" w:hAnsi="Times New Roman" w:cs="Times New Roman"/>
            <w:sz w:val="22"/>
            <w:szCs w:val="22"/>
          </w:rPr>
          <w:delText>t</w:delText>
        </w:r>
      </w:del>
      <w:r w:rsidRPr="009B1C74">
        <w:rPr>
          <w:rFonts w:ascii="Times New Roman" w:hAnsi="Times New Roman" w:cs="Times New Roman"/>
          <w:sz w:val="22"/>
          <w:szCs w:val="22"/>
        </w:rPr>
        <w:t>herefore, a real Spotify recommendation system should combine lyric-based information with acoustic features such as timbre</w:t>
      </w:r>
      <w:ins w:id="24" w:author="Sally Linkenauger" w:date="2026-09-08T13:30:00Z" w16du:dateUtc="2026-09-08T17:30:00Z">
        <w:r w:rsidR="00D84E61">
          <w:rPr>
            <w:rFonts w:ascii="Times New Roman" w:hAnsi="Times New Roman" w:cs="Times New Roman"/>
            <w:sz w:val="22"/>
            <w:szCs w:val="22"/>
          </w:rPr>
          <w:t xml:space="preserve"> for </w:t>
        </w:r>
      </w:ins>
      <w:del w:id="25" w:author="Sally Linkenauger" w:date="2026-09-08T13:30:00Z" w16du:dateUtc="2026-09-08T17:30:00Z">
        <w:r w:rsidRPr="009B1C74" w:rsidDel="00D84E61">
          <w:rPr>
            <w:rFonts w:ascii="Times New Roman" w:hAnsi="Times New Roman" w:cs="Times New Roman"/>
            <w:sz w:val="22"/>
            <w:szCs w:val="22"/>
          </w:rPr>
          <w:delText xml:space="preserve">, </w:delText>
        </w:r>
      </w:del>
      <w:del w:id="26" w:author="Sally Linkenauger" w:date="2026-09-08T13:31:00Z" w16du:dateUtc="2026-09-08T17:31:00Z">
        <w:r w:rsidRPr="009B1C74" w:rsidDel="00D84E61">
          <w:rPr>
            <w:rFonts w:ascii="Times New Roman" w:hAnsi="Times New Roman" w:cs="Times New Roman"/>
            <w:sz w:val="22"/>
            <w:szCs w:val="22"/>
          </w:rPr>
          <w:delText>instrumentation</w:delText>
        </w:r>
      </w:del>
      <w:ins w:id="27" w:author="Sally Linkenauger" w:date="2026-09-08T13:31:00Z" w16du:dateUtc="2026-09-08T17:31:00Z">
        <w:r w:rsidR="00D84E61">
          <w:rPr>
            <w:rFonts w:ascii="Times New Roman" w:hAnsi="Times New Roman" w:cs="Times New Roman"/>
            <w:sz w:val="22"/>
            <w:szCs w:val="22"/>
          </w:rPr>
          <w:t>measuring</w:t>
        </w:r>
        <w:r w:rsidR="00D84E61" w:rsidRPr="009B1C74">
          <w:rPr>
            <w:rFonts w:ascii="Times New Roman" w:hAnsi="Times New Roman" w:cs="Times New Roman"/>
            <w:sz w:val="22"/>
            <w:szCs w:val="22"/>
          </w:rPr>
          <w:t xml:space="preserve"> instrumentation</w:t>
        </w:r>
        <w:r w:rsidR="00D84E61">
          <w:rPr>
            <w:rFonts w:ascii="Times New Roman" w:hAnsi="Times New Roman" w:cs="Times New Roman"/>
            <w:sz w:val="22"/>
            <w:szCs w:val="22"/>
          </w:rPr>
          <w:t xml:space="preserve"> and</w:t>
        </w:r>
      </w:ins>
      <w:del w:id="28" w:author="Sally Linkenauger" w:date="2026-09-08T13:31:00Z" w16du:dateUtc="2026-09-08T17:31:00Z">
        <w:r w:rsidRPr="009B1C74" w:rsidDel="00D84E61">
          <w:rPr>
            <w:rFonts w:ascii="Times New Roman" w:hAnsi="Times New Roman" w:cs="Times New Roman"/>
            <w:sz w:val="22"/>
            <w:szCs w:val="22"/>
          </w:rPr>
          <w:delText>,</w:delText>
        </w:r>
      </w:del>
      <w:r w:rsidRPr="009B1C74">
        <w:rPr>
          <w:rFonts w:ascii="Times New Roman" w:hAnsi="Times New Roman" w:cs="Times New Roman"/>
          <w:sz w:val="22"/>
          <w:szCs w:val="22"/>
        </w:rPr>
        <w:t xml:space="preserve"> </w:t>
      </w:r>
      <w:ins w:id="29" w:author="Sally Linkenauger" w:date="2026-09-08T13:30:00Z" w16du:dateUtc="2026-09-08T17:30:00Z">
        <w:r w:rsidR="00D84E61">
          <w:rPr>
            <w:rFonts w:ascii="Times New Roman" w:hAnsi="Times New Roman" w:cs="Times New Roman"/>
            <w:sz w:val="22"/>
            <w:szCs w:val="22"/>
          </w:rPr>
          <w:t xml:space="preserve">beats per minute for measuring </w:t>
        </w:r>
      </w:ins>
      <w:r w:rsidRPr="009B1C74">
        <w:rPr>
          <w:rFonts w:ascii="Times New Roman" w:hAnsi="Times New Roman" w:cs="Times New Roman"/>
          <w:sz w:val="22"/>
          <w:szCs w:val="22"/>
        </w:rPr>
        <w:t>tempo</w:t>
      </w:r>
      <w:ins w:id="30" w:author="Sally Linkenauger" w:date="2026-09-08T13:31:00Z" w16du:dateUtc="2026-09-08T17:31:00Z">
        <w:r w:rsidR="00D84E61">
          <w:rPr>
            <w:rFonts w:ascii="Times New Roman" w:hAnsi="Times New Roman" w:cs="Times New Roman"/>
            <w:sz w:val="22"/>
            <w:szCs w:val="22"/>
          </w:rPr>
          <w:t>,</w:t>
        </w:r>
      </w:ins>
      <w:del w:id="31" w:author="Sally Linkenauger" w:date="2026-09-08T13:31:00Z" w16du:dateUtc="2026-09-08T17:31:00Z">
        <w:r w:rsidRPr="009B1C74" w:rsidDel="00D84E61">
          <w:rPr>
            <w:rFonts w:ascii="Times New Roman" w:hAnsi="Times New Roman" w:cs="Times New Roman"/>
            <w:sz w:val="22"/>
            <w:szCs w:val="22"/>
          </w:rPr>
          <w:delText>,</w:delText>
        </w:r>
      </w:del>
      <w:r w:rsidRPr="009B1C74">
        <w:rPr>
          <w:rFonts w:ascii="Times New Roman" w:hAnsi="Times New Roman" w:cs="Times New Roman"/>
          <w:sz w:val="22"/>
          <w:szCs w:val="22"/>
        </w:rPr>
        <w:t xml:space="preserve"> </w:t>
      </w:r>
      <w:del w:id="32" w:author="Sally Linkenauger" w:date="2026-09-08T13:31:00Z" w16du:dateUtc="2026-09-08T17:31:00Z">
        <w:r w:rsidRPr="009B1C74" w:rsidDel="00D84E61">
          <w:rPr>
            <w:rFonts w:ascii="Times New Roman" w:hAnsi="Times New Roman" w:cs="Times New Roman"/>
            <w:sz w:val="22"/>
            <w:szCs w:val="22"/>
          </w:rPr>
          <w:delText xml:space="preserve">beats per minute, and rhythmic characteristics </w:delText>
        </w:r>
      </w:del>
      <w:r w:rsidRPr="009B1C74">
        <w:rPr>
          <w:rFonts w:ascii="Times New Roman" w:hAnsi="Times New Roman" w:cs="Times New Roman"/>
          <w:sz w:val="22"/>
          <w:szCs w:val="22"/>
        </w:rPr>
        <w:t xml:space="preserve">so that the model accounts for both what a song says and how it sounds. </w:t>
      </w:r>
      <w:r w:rsidR="009B1C74" w:rsidRPr="009B1C74">
        <w:rPr>
          <w:rFonts w:ascii="Times New Roman" w:hAnsi="Times New Roman" w:cs="Times New Roman"/>
          <w:sz w:val="22"/>
          <w:szCs w:val="22"/>
        </w:rPr>
        <w:t xml:space="preserve">Overall, binary cosine is the best method tested because shared vocabulary presence </w:t>
      </w:r>
      <w:r w:rsidR="009B1C74" w:rsidRPr="009B1C74">
        <w:rPr>
          <w:rFonts w:ascii="Times New Roman" w:hAnsi="Times New Roman" w:cs="Times New Roman"/>
          <w:sz w:val="22"/>
          <w:szCs w:val="22"/>
        </w:rPr>
        <w:lastRenderedPageBreak/>
        <w:t>produced the highest genre-matching precision, but its precision of only about 24% demonstrates that lyric count</w:t>
      </w:r>
      <w:r w:rsidR="00FE7BD2">
        <w:rPr>
          <w:rFonts w:ascii="Times New Roman" w:hAnsi="Times New Roman" w:cs="Times New Roman"/>
          <w:sz w:val="22"/>
          <w:szCs w:val="22"/>
        </w:rPr>
        <w:t>s</w:t>
      </w:r>
      <w:r w:rsidR="009B1C74" w:rsidRPr="009B1C74">
        <w:rPr>
          <w:rFonts w:ascii="Times New Roman" w:hAnsi="Times New Roman" w:cs="Times New Roman"/>
          <w:sz w:val="22"/>
          <w:szCs w:val="22"/>
        </w:rPr>
        <w:t xml:space="preserve"> alone are inadequate and should be supplemented with acoustic features such as timbre and tempo. </w:t>
      </w:r>
    </w:p>
    <w:p w14:paraId="56620C3C" w14:textId="5D27C136" w:rsidR="0086208E" w:rsidRPr="009B1C74" w:rsidRDefault="0086208E" w:rsidP="009B1C74">
      <w:pPr>
        <w:spacing w:after="0" w:line="480" w:lineRule="auto"/>
        <w:ind w:firstLine="720"/>
        <w:rPr>
          <w:rFonts w:ascii="Times New Roman" w:hAnsi="Times New Roman" w:cs="Times New Roman"/>
          <w:sz w:val="22"/>
          <w:szCs w:val="22"/>
        </w:rPr>
      </w:pPr>
    </w:p>
    <w:sectPr w:rsidR="0086208E" w:rsidRPr="009B1C74" w:rsidSect="009B1C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Linkenauger">
    <w15:presenceInfo w15:providerId="Windows Live" w15:userId="ec245e352563b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8E"/>
    <w:rsid w:val="00574146"/>
    <w:rsid w:val="00691832"/>
    <w:rsid w:val="008270D4"/>
    <w:rsid w:val="0086208E"/>
    <w:rsid w:val="0088646E"/>
    <w:rsid w:val="009B1C74"/>
    <w:rsid w:val="00D84E61"/>
    <w:rsid w:val="00FE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8491"/>
  <w15:chartTrackingRefBased/>
  <w15:docId w15:val="{013CBD5E-520C-7E44-A9FA-04C98D5A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8E"/>
    <w:rPr>
      <w:rFonts w:eastAsiaTheme="majorEastAsia" w:cstheme="majorBidi"/>
      <w:color w:val="272727" w:themeColor="text1" w:themeTint="D8"/>
    </w:rPr>
  </w:style>
  <w:style w:type="paragraph" w:styleId="Title">
    <w:name w:val="Title"/>
    <w:basedOn w:val="Normal"/>
    <w:next w:val="Normal"/>
    <w:link w:val="TitleChar"/>
    <w:uiPriority w:val="10"/>
    <w:qFormat/>
    <w:rsid w:val="0086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8E"/>
    <w:pPr>
      <w:spacing w:before="160"/>
      <w:jc w:val="center"/>
    </w:pPr>
    <w:rPr>
      <w:i/>
      <w:iCs/>
      <w:color w:val="404040" w:themeColor="text1" w:themeTint="BF"/>
    </w:rPr>
  </w:style>
  <w:style w:type="character" w:customStyle="1" w:styleId="QuoteChar">
    <w:name w:val="Quote Char"/>
    <w:basedOn w:val="DefaultParagraphFont"/>
    <w:link w:val="Quote"/>
    <w:uiPriority w:val="29"/>
    <w:rsid w:val="0086208E"/>
    <w:rPr>
      <w:i/>
      <w:iCs/>
      <w:color w:val="404040" w:themeColor="text1" w:themeTint="BF"/>
    </w:rPr>
  </w:style>
  <w:style w:type="paragraph" w:styleId="ListParagraph">
    <w:name w:val="List Paragraph"/>
    <w:basedOn w:val="Normal"/>
    <w:uiPriority w:val="34"/>
    <w:qFormat/>
    <w:rsid w:val="0086208E"/>
    <w:pPr>
      <w:ind w:left="720"/>
      <w:contextualSpacing/>
    </w:pPr>
  </w:style>
  <w:style w:type="character" w:styleId="IntenseEmphasis">
    <w:name w:val="Intense Emphasis"/>
    <w:basedOn w:val="DefaultParagraphFont"/>
    <w:uiPriority w:val="21"/>
    <w:qFormat/>
    <w:rsid w:val="0086208E"/>
    <w:rPr>
      <w:i/>
      <w:iCs/>
      <w:color w:val="0F4761" w:themeColor="accent1" w:themeShade="BF"/>
    </w:rPr>
  </w:style>
  <w:style w:type="paragraph" w:styleId="IntenseQuote">
    <w:name w:val="Intense Quote"/>
    <w:basedOn w:val="Normal"/>
    <w:next w:val="Normal"/>
    <w:link w:val="IntenseQuoteChar"/>
    <w:uiPriority w:val="30"/>
    <w:qFormat/>
    <w:rsid w:val="0086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08E"/>
    <w:rPr>
      <w:i/>
      <w:iCs/>
      <w:color w:val="0F4761" w:themeColor="accent1" w:themeShade="BF"/>
    </w:rPr>
  </w:style>
  <w:style w:type="character" w:styleId="IntenseReference">
    <w:name w:val="Intense Reference"/>
    <w:basedOn w:val="DefaultParagraphFont"/>
    <w:uiPriority w:val="32"/>
    <w:qFormat/>
    <w:rsid w:val="0086208E"/>
    <w:rPr>
      <w:b/>
      <w:bCs/>
      <w:smallCaps/>
      <w:color w:val="0F4761" w:themeColor="accent1" w:themeShade="BF"/>
      <w:spacing w:val="5"/>
    </w:rPr>
  </w:style>
  <w:style w:type="paragraph" w:styleId="Revision">
    <w:name w:val="Revision"/>
    <w:hidden/>
    <w:uiPriority w:val="99"/>
    <w:semiHidden/>
    <w:rsid w:val="0069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June</dc:creator>
  <cp:keywords/>
  <dc:description/>
  <cp:lastModifiedBy>Sally Linkenauger</cp:lastModifiedBy>
  <cp:revision>2</cp:revision>
  <dcterms:created xsi:type="dcterms:W3CDTF">2026-09-08T17:32:00Z</dcterms:created>
  <dcterms:modified xsi:type="dcterms:W3CDTF">2026-09-08T17:32:00Z</dcterms:modified>
</cp:coreProperties>
</file>